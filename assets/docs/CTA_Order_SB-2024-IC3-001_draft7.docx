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9A9E" w14:textId="77777777" w:rsidR="00A22BDD" w:rsidRDefault="00000000">
      <w:pPr>
        <w:spacing w:before="200" w:after="100"/>
        <w:jc w:val="center"/>
      </w:pPr>
      <w:r>
        <w:rPr>
          <w:b/>
          <w:sz w:val="32"/>
          <w:szCs w:val="32"/>
        </w:rPr>
        <w:t>CLINICAL TRIAL AGREEMENT</w:t>
      </w:r>
    </w:p>
    <w:p w14:paraId="12FF9C28" w14:textId="77777777" w:rsidR="00A22BDD" w:rsidRDefault="00000000">
      <w:pPr>
        <w:spacing w:after="100"/>
        <w:jc w:val="center"/>
      </w:pPr>
      <w:r>
        <w:rPr>
          <w:sz w:val="18"/>
          <w:szCs w:val="18"/>
        </w:rPr>
        <w:t>Contract No. SB-2024-LC3-001  |  IRB No. 51039  |  Draft v8</w:t>
      </w:r>
    </w:p>
    <w:p w14:paraId="73166E90" w14:textId="77777777" w:rsidR="00A22BDD" w:rsidRDefault="00000000">
      <w:pPr>
        <w:spacing w:after="300"/>
        <w:jc w:val="center"/>
      </w:pPr>
      <w:r>
        <w:rPr>
          <w:sz w:val="18"/>
          <w:szCs w:val="18"/>
        </w:rPr>
        <w:t>Study Title: LUMINOS-3 Phase III Multi-center Clinical Trial in Non-Small Cell Lung Cancer</w:t>
      </w:r>
    </w:p>
    <w:p w14:paraId="3E9C87D1" w14:textId="77777777" w:rsidR="00A22BDD" w:rsidRDefault="00000000">
      <w:pPr>
        <w:pStyle w:val="1"/>
        <w:spacing w:before="200" w:after="100"/>
      </w:pPr>
      <w:r>
        <w:t>ARTICLE 1. PARTIES AND GENERAL PROVISIONS</w:t>
      </w:r>
    </w:p>
    <w:p w14:paraId="1613405C" w14:textId="77777777" w:rsidR="00A22BDD" w:rsidRDefault="00000000">
      <w:pPr>
        <w:spacing w:after="120"/>
      </w:pPr>
      <w:r>
        <w:t>This Agreement is entered into by and between the following parties:</w:t>
      </w:r>
    </w:p>
    <w:p w14:paraId="7B98BE51" w14:textId="77777777" w:rsidR="00A22BDD" w:rsidRDefault="00000000">
      <w:pPr>
        <w:spacing w:after="120"/>
        <w:ind w:left="360"/>
      </w:pPr>
      <w:r>
        <w:t>Sponsor: Samsung Biologics Co., Ltd. ('Sponsor'), represented by CEO Kim Tae-hyung</w:t>
      </w:r>
    </w:p>
    <w:p w14:paraId="2DCA32C5" w14:textId="77777777" w:rsidR="00A22BDD" w:rsidRDefault="00000000">
      <w:pPr>
        <w:spacing w:after="120"/>
        <w:ind w:left="360"/>
      </w:pPr>
      <w:r>
        <w:t>Institution: Ajou University Hospital ('Institution'), represented by President Lee Seung-woo</w:t>
      </w:r>
    </w:p>
    <w:p w14:paraId="410A8775" w14:textId="77777777" w:rsidR="00A22BDD" w:rsidRDefault="00000000">
      <w:pPr>
        <w:spacing w:after="120"/>
      </w:pPr>
      <w:r>
        <w:t>This Agreement shall be governed by the Pharmaceutical Affairs Act, the Korean Good Clinical Practice (KGCP), and ICH E6(R2) guidelines.</w:t>
      </w:r>
    </w:p>
    <w:p w14:paraId="4BFB6FD1" w14:textId="77777777" w:rsidR="00A22BDD" w:rsidRDefault="00000000">
      <w:pPr>
        <w:spacing w:after="120"/>
      </w:pPr>
      <w:r>
        <w:t>The term of this Agreement shall commence on the date of execution and continue until two (2) years after final Data Lock.</w:t>
      </w:r>
    </w:p>
    <w:p w14:paraId="07FD7660" w14:textId="77777777" w:rsidR="00A22BDD" w:rsidRDefault="00000000">
      <w:pPr>
        <w:spacing w:after="120"/>
      </w:pPr>
      <w:r>
        <w:t xml:space="preserve">1.4  The anticipated study completion date shall be </w:t>
      </w:r>
      <w:del w:id="0" w:author="정담당 (아주대병원)" w:date="2024-03-26T14:00:00Z">
        <w:r>
          <w:delText>31 December 2027</w:delText>
        </w:r>
      </w:del>
      <w:ins w:id="1" w:author="정담당 (아주대병원)" w:date="2024-03-26T14:00:00Z">
        <w:r>
          <w:t>30 June 2028</w:t>
        </w:r>
      </w:ins>
      <w:r>
        <w:t>. Such date may be extended by mutual written agreement of the parties.</w:t>
      </w:r>
    </w:p>
    <w:p w14:paraId="21B3055D" w14:textId="77777777" w:rsidR="00A22BDD" w:rsidRDefault="00000000">
      <w:pPr>
        <w:pStyle w:val="1"/>
        <w:spacing w:before="200" w:after="100"/>
      </w:pPr>
      <w:r>
        <w:t>ARTICLE 2. CONDUCT OF THE CLINICAL TRIAL</w:t>
      </w:r>
    </w:p>
    <w:p w14:paraId="6BE17502" w14:textId="77777777" w:rsidR="00A22BDD" w:rsidRDefault="00000000">
      <w:pPr>
        <w:spacing w:after="120"/>
      </w:pPr>
      <w:r>
        <w:t>2.1  The Institution shall conduct the clinical trial in strict accordance with the Protocol (Protocol No. LUMINOS-3-KR-001) provided by the Sponsor, and shall comply with all applicable regulatory requirements.</w:t>
      </w:r>
    </w:p>
    <w:p w14:paraId="4352BEB8" w14:textId="77777777" w:rsidR="00A22BDD" w:rsidRDefault="00000000">
      <w:pPr>
        <w:spacing w:after="120"/>
      </w:pPr>
      <w:r>
        <w:t xml:space="preserve">2.2  </w:t>
      </w:r>
      <w:commentRangeStart w:id="2"/>
      <w:commentRangeStart w:id="3"/>
      <w:del w:id="4" w:author="정담당 (아주대병원)" w:date="2024-03-26T14:00:00Z">
        <w:r>
          <w:delText>The Institution shall notify the Sponsor immediately (within 24 hours) by phone or email upon occurrence of any Serious Adverse Event (SAE) or Suspected Unexpected Serious Adverse Reaction (SUSAR) related to the Investigational Product, and shall submit a written report within 72 hours.</w:delText>
        </w:r>
      </w:del>
      <w:commentRangeEnd w:id="2"/>
      <w:r>
        <w:rPr>
          <w:rStyle w:val="a4"/>
          <w:sz w:val="20"/>
          <w:szCs w:val="20"/>
        </w:rPr>
        <w:commentReference w:id="2"/>
      </w:r>
      <w:commentRangeEnd w:id="3"/>
      <w:r w:rsidR="00C10469">
        <w:rPr>
          <w:rStyle w:val="a4"/>
          <w:sz w:val="20"/>
          <w:szCs w:val="20"/>
        </w:rPr>
        <w:commentReference w:id="3"/>
      </w:r>
      <w:r>
        <w:t xml:space="preserve">  [Deleted — replaced by Section 2.2 (Revised) below]</w:t>
      </w:r>
    </w:p>
    <w:p w14:paraId="2C9CFAF0" w14:textId="77777777" w:rsidR="00A22BDD" w:rsidRDefault="00000000">
      <w:pPr>
        <w:spacing w:after="120"/>
      </w:pPr>
      <w:ins w:id="5" w:author="정담당 (아주대병원)" w:date="2024-03-26T14:00:00Z">
        <w:r>
          <w:t>2.2 (Revised)  The Institution shall notify the Sponsor by email within 48 hours of an SAE occurrence and shall submit a written report within 7 business days. For SUSARs, the applicable regulatory reporting timelines shall apply.</w:t>
        </w:r>
      </w:ins>
    </w:p>
    <w:p w14:paraId="1D539817" w14:textId="77777777" w:rsidR="00A22BDD" w:rsidRDefault="00000000">
      <w:pPr>
        <w:spacing w:after="120"/>
      </w:pPr>
      <w:ins w:id="6" w:author="박연구 (삼성바이오로직스)" w:date="2024-05-02T10:00:00Z">
        <w:r>
          <w:t>2.3  In the event of a Protocol Deviation, the Institution shall report such deviation to the Sponsor within 5 business days of occurrence and shall submit a root cause analysis and corrective action plan within 14 business days.</w:t>
        </w:r>
      </w:ins>
    </w:p>
    <w:p w14:paraId="2AFE6819" w14:textId="77777777" w:rsidR="00A22BDD" w:rsidRDefault="00000000">
      <w:pPr>
        <w:spacing w:after="120"/>
      </w:pPr>
      <w:r>
        <w:t xml:space="preserve">2.4  All clinical trial data shall be entered into the Sponsor-designated EDC system (Medidata Rave) within </w:t>
      </w:r>
      <w:del w:id="7" w:author="정담당 (아주대병원)" w:date="2024-03-11T09:00:00Z">
        <w:r>
          <w:delText>5 business days</w:delText>
        </w:r>
      </w:del>
      <w:ins w:id="8" w:author="정담당 (아주대병원)" w:date="2024-03-11T09:00:00Z">
        <w:r>
          <w:t>7 business days</w:t>
        </w:r>
      </w:ins>
      <w:r>
        <w:t xml:space="preserve"> of the subject visit date.</w:t>
      </w:r>
    </w:p>
    <w:p w14:paraId="7CEC5454" w14:textId="77777777" w:rsidR="00A22BDD" w:rsidRDefault="00000000">
      <w:pPr>
        <w:pStyle w:val="1"/>
        <w:spacing w:before="200" w:after="100"/>
      </w:pPr>
      <w:r>
        <w:t>ARTICLE 3. INVESTIGATIONAL PRODUCT</w:t>
      </w:r>
    </w:p>
    <w:p w14:paraId="116C2523" w14:textId="77777777" w:rsidR="00A22BDD" w:rsidRDefault="00000000">
      <w:pPr>
        <w:spacing w:after="120"/>
      </w:pPr>
      <w:r>
        <w:lastRenderedPageBreak/>
        <w:t>3.1  The Sponsor shall supply the Investigational Product to the Institution within 14 business days of receipt of the Institution's written supply request.</w:t>
      </w:r>
    </w:p>
    <w:p w14:paraId="7CD964B0" w14:textId="77777777" w:rsidR="00A22BDD" w:rsidRDefault="00000000">
      <w:pPr>
        <w:spacing w:after="120"/>
      </w:pPr>
      <w:r>
        <w:t>3.2  The Institution shall store the Investigational Product in a designated locked facility and shall submit temperature logs to the Sponsor on a monthly basis.</w:t>
      </w:r>
    </w:p>
    <w:p w14:paraId="3AF89DE3" w14:textId="77777777" w:rsidR="00A22BDD" w:rsidRDefault="00000000">
      <w:pPr>
        <w:spacing w:after="120"/>
      </w:pPr>
      <w:r>
        <w:t xml:space="preserve">3.3  Upon study completion or early termination, the Institution shall return all unused Investigational Product and packaging materials to the Sponsor within 30 days, or dispose of them in accordance with the Sponsor's written instructions. </w:t>
      </w:r>
      <w:commentRangeStart w:id="9"/>
      <w:commentRangeStart w:id="10"/>
      <w:r>
        <w:t>All costs associated with such return shipment shall be borne by the Sponsor.</w:t>
      </w:r>
      <w:commentRangeEnd w:id="9"/>
      <w:r>
        <w:rPr>
          <w:rStyle w:val="a4"/>
          <w:sz w:val="20"/>
          <w:szCs w:val="20"/>
        </w:rPr>
        <w:commentReference w:id="9"/>
      </w:r>
      <w:commentRangeEnd w:id="10"/>
      <w:r w:rsidR="00C10469">
        <w:rPr>
          <w:rStyle w:val="a4"/>
          <w:sz w:val="20"/>
          <w:szCs w:val="20"/>
        </w:rPr>
        <w:commentReference w:id="10"/>
      </w:r>
    </w:p>
    <w:p w14:paraId="6B49775A" w14:textId="0FB7DA41" w:rsidR="00A22BDD" w:rsidRDefault="00000000">
      <w:pPr>
        <w:pStyle w:val="1"/>
        <w:spacing w:before="200" w:after="100"/>
        <w:rPr>
          <w:rFonts w:hint="eastAsia"/>
        </w:rPr>
      </w:pPr>
      <w:r>
        <w:t>ARTICLE 4. SUBJECT ENROLLMENT</w:t>
      </w:r>
    </w:p>
    <w:p w14:paraId="7C74A802" w14:textId="77777777" w:rsidR="00A22BDD" w:rsidRDefault="00000000">
      <w:pPr>
        <w:spacing w:after="120"/>
      </w:pPr>
      <w:r>
        <w:t xml:space="preserve">4.1  The Institution shall enroll the first subject within </w:t>
      </w:r>
      <w:commentRangeStart w:id="11"/>
      <w:commentRangeStart w:id="12"/>
      <w:del w:id="13" w:author="박연구 (삼성바이오로직스)" w:date="2024-07-01T09:00:00Z">
        <w:r>
          <w:delText>30 calendar days</w:delText>
        </w:r>
      </w:del>
      <w:ins w:id="14" w:author="박연구 (삼성바이오로직스)" w:date="2024-07-10T15:00:00Z">
        <w:r>
          <w:t>45 calendar days</w:t>
        </w:r>
      </w:ins>
      <w:commentRangeEnd w:id="11"/>
      <w:r>
        <w:rPr>
          <w:rStyle w:val="a4"/>
          <w:sz w:val="20"/>
          <w:szCs w:val="20"/>
        </w:rPr>
        <w:commentReference w:id="11"/>
      </w:r>
      <w:commentRangeEnd w:id="12"/>
      <w:r w:rsidR="00C10469">
        <w:rPr>
          <w:rStyle w:val="a4"/>
          <w:sz w:val="20"/>
          <w:szCs w:val="20"/>
        </w:rPr>
        <w:commentReference w:id="12"/>
      </w:r>
      <w:r>
        <w:t xml:space="preserve"> of final IRB approval and execution of this Agreement.</w:t>
      </w:r>
    </w:p>
    <w:p w14:paraId="198AED96" w14:textId="77777777" w:rsidR="00A22BDD" w:rsidRDefault="00000000">
      <w:pPr>
        <w:spacing w:after="120"/>
      </w:pPr>
      <w:r>
        <w:t xml:space="preserve">4.2  The Institution's enrollment target shall be </w:t>
      </w:r>
      <w:del w:id="15" w:author="정담당 (아주대병원)" w:date="2024-03-26T14:00:00Z">
        <w:r>
          <w:delText>12 subjects</w:delText>
        </w:r>
      </w:del>
      <w:ins w:id="16" w:author="정담당 (아주대병원)" w:date="2024-03-26T14:00:00Z">
        <w:r>
          <w:t>8 subjects</w:t>
        </w:r>
      </w:ins>
      <w:r>
        <w:t>. Such target may be adjusted upon the Sponsor's written request based on overall study progress.</w:t>
      </w:r>
    </w:p>
    <w:p w14:paraId="01C961DF" w14:textId="77777777" w:rsidR="00A22BDD" w:rsidRDefault="00000000">
      <w:pPr>
        <w:spacing w:after="120"/>
      </w:pPr>
      <w:commentRangeStart w:id="17"/>
      <w:ins w:id="18" w:author="정담당 (아주대병원)" w:date="2024-04-14T11:00:00Z">
        <w:r>
          <w:t>4.3  In the event of early termination due to Sponsor's fault, the Sponsor shall pay the Institution all costs incurred to the date of termination plus a penalty fee of KRW 500,000 per enrolled subject.</w:t>
        </w:r>
      </w:ins>
      <w:commentRangeEnd w:id="17"/>
      <w:r>
        <w:rPr>
          <w:rStyle w:val="a4"/>
          <w:sz w:val="20"/>
          <w:szCs w:val="20"/>
        </w:rPr>
        <w:commentReference w:id="17"/>
      </w:r>
    </w:p>
    <w:p w14:paraId="4608DC58" w14:textId="77777777" w:rsidR="00A22BDD" w:rsidRDefault="00000000">
      <w:pPr>
        <w:pStyle w:val="1"/>
        <w:spacing w:before="200" w:after="100"/>
      </w:pPr>
      <w:r>
        <w:t>ARTICLE 5. COMPENSATION AND PAYMENT</w:t>
      </w:r>
    </w:p>
    <w:p w14:paraId="5CF9EE3D" w14:textId="77777777" w:rsidR="00A22BDD" w:rsidRDefault="00000000">
      <w:pPr>
        <w:spacing w:after="120"/>
      </w:pPr>
      <w:r>
        <w:t>5.1  The Sponsor shall pay the Institution the following fees:</w:t>
      </w:r>
    </w:p>
    <w:p w14:paraId="7B3584EE" w14:textId="77777777" w:rsidR="00A22BDD" w:rsidRDefault="00000000">
      <w:pPr>
        <w:spacing w:after="80"/>
        <w:ind w:left="360"/>
      </w:pPr>
      <w:r>
        <w:t xml:space="preserve">•  Start-up Fee: </w:t>
      </w:r>
      <w:del w:id="19" w:author="정담당 (아주대병원)" w:date="2024-03-11T09:00:00Z">
        <w:r>
          <w:delText>KRW 5,000,000</w:delText>
        </w:r>
      </w:del>
      <w:ins w:id="20" w:author="정담당 (아주대병원)" w:date="2024-03-11T09:00:00Z">
        <w:r>
          <w:t>KRW 8,000,000</w:t>
        </w:r>
      </w:ins>
      <w:r>
        <w:t xml:space="preserve"> (payable within 30 days of Agreement execution)</w:t>
      </w:r>
    </w:p>
    <w:p w14:paraId="4F399872" w14:textId="77777777" w:rsidR="00A22BDD" w:rsidRDefault="00000000">
      <w:pPr>
        <w:spacing w:after="120"/>
        <w:ind w:left="360"/>
      </w:pPr>
      <w:r>
        <w:t>•  Per-visit Fees: As set forth in the Protocol Schedule of Events (Exhibit A)</w:t>
      </w:r>
    </w:p>
    <w:p w14:paraId="6F9A1C29" w14:textId="77777777" w:rsidR="00A22BDD" w:rsidRDefault="00000000">
      <w:pPr>
        <w:spacing w:after="120"/>
        <w:ind w:left="360"/>
      </w:pPr>
      <w:r>
        <w:t>•  Close-out Fee: KRW 2,000,000 (payable within 60 days of Data Lock)</w:t>
      </w:r>
    </w:p>
    <w:p w14:paraId="06374D6E" w14:textId="77777777" w:rsidR="00A22BDD" w:rsidRDefault="00000000">
      <w:pPr>
        <w:spacing w:after="120"/>
      </w:pPr>
      <w:commentRangeStart w:id="21"/>
      <w:ins w:id="22" w:author="정담당 (아주대병원)" w:date="2024-03-11T09:00:00Z">
        <w:r>
          <w:t>5.2  The Institution shall be entitled to charge an indirect cost (overhead) of 15% of total direct costs. Indirect costs shall be itemized separately on each invoice.</w:t>
        </w:r>
      </w:ins>
      <w:commentRangeEnd w:id="21"/>
      <w:r>
        <w:rPr>
          <w:rStyle w:val="a4"/>
          <w:sz w:val="20"/>
          <w:szCs w:val="20"/>
        </w:rPr>
        <w:commentReference w:id="21"/>
      </w:r>
    </w:p>
    <w:p w14:paraId="71552999" w14:textId="77777777" w:rsidR="00A22BDD" w:rsidRDefault="00000000">
      <w:pPr>
        <w:spacing w:after="120"/>
      </w:pPr>
      <w:r>
        <w:t xml:space="preserve">5.3  The Sponsor shall remit payment within </w:t>
      </w:r>
      <w:del w:id="23" w:author="정담당 (아주대병원)" w:date="2024-03-11T09:00:00Z">
        <w:r>
          <w:delText>45 days</w:delText>
        </w:r>
      </w:del>
      <w:ins w:id="24" w:author="정담당 (아주대병원)" w:date="2024-03-11T09:00:00Z">
        <w:r>
          <w:t>60 days</w:t>
        </w:r>
      </w:ins>
      <w:r>
        <w:t xml:space="preserve"> of receipt of a valid invoice. Late payments shall accrue interest at 6% per annum.</w:t>
      </w:r>
    </w:p>
    <w:p w14:paraId="6B29D2EF" w14:textId="77777777" w:rsidR="00A22BDD" w:rsidRDefault="00000000">
      <w:pPr>
        <w:spacing w:after="120"/>
      </w:pPr>
      <w:r>
        <w:t xml:space="preserve">5.4  The Institution shall submit invoices to the Sponsor within </w:t>
      </w:r>
      <w:del w:id="25" w:author="박연구 (삼성바이오로직스)" w:date="2024-04-14T11:00:00Z">
        <w:r>
          <w:delText>30 days</w:delText>
        </w:r>
      </w:del>
      <w:ins w:id="26" w:author="박연구 (삼성바이오로직스)" w:date="2024-04-14T11:00:00Z">
        <w:r>
          <w:t>14 days</w:t>
        </w:r>
      </w:ins>
      <w:r>
        <w:t xml:space="preserve"> of completion of each study visit.</w:t>
      </w:r>
    </w:p>
    <w:p w14:paraId="3E8DFA82" w14:textId="77777777" w:rsidR="00A22BDD" w:rsidRDefault="00000000">
      <w:pPr>
        <w:pStyle w:val="1"/>
        <w:spacing w:before="200" w:after="100"/>
      </w:pPr>
      <w:r>
        <w:t>ARTICLE 6. INTELLECTUAL PROPERTY AND DATA OWNERSHIP</w:t>
      </w:r>
    </w:p>
    <w:p w14:paraId="67D0256A" w14:textId="77777777" w:rsidR="00A22BDD" w:rsidRDefault="00000000">
      <w:pPr>
        <w:spacing w:after="120"/>
      </w:pPr>
      <w:r>
        <w:t>6.1  All data, results, and inventions arising from this clinical trial shall be owned by the Sponsor.</w:t>
      </w:r>
    </w:p>
    <w:p w14:paraId="37384BB2" w14:textId="77777777" w:rsidR="00A22BDD" w:rsidRDefault="00000000">
      <w:pPr>
        <w:spacing w:after="120"/>
      </w:pPr>
      <w:r>
        <w:lastRenderedPageBreak/>
        <w:t xml:space="preserve">6.2  Investigators at the Institution retain the right to publish trial results in peer-reviewed journals. Prior to submission, the Institution shall provide the Sponsor with a draft manuscript at least </w:t>
      </w:r>
      <w:del w:id="27" w:author="박연구 (삼성바이오로직스)" w:date="2024-05-02T10:00:00Z">
        <w:r>
          <w:delText>60 days</w:delText>
        </w:r>
      </w:del>
      <w:ins w:id="28" w:author="박연구 (삼성바이오로직스)" w:date="2024-05-02T10:00:00Z">
        <w:r>
          <w:t>45 days</w:t>
        </w:r>
      </w:ins>
      <w:r>
        <w:t xml:space="preserve"> in advance to allow review for confidential information.</w:t>
      </w:r>
    </w:p>
    <w:p w14:paraId="05BCACA1" w14:textId="77777777" w:rsidR="00A22BDD" w:rsidRDefault="00000000">
      <w:pPr>
        <w:spacing w:after="120"/>
      </w:pPr>
      <w:commentRangeStart w:id="29"/>
      <w:del w:id="30" w:author="정담당 (아주대병원)" w:date="2024-04-14T11:00:00Z">
        <w:r>
          <w:delText>6.3  With respect to any patentable invention conceived or reduced to practice by Institution investigators in the conduct of this trial, the Sponsor shall have a right of first negotiation. The Institution shall provide prior written notice to the Sponsor before filing any patent application and shall not transfer or license such technology to any third party without the Sponsor's prior written consent.</w:delText>
        </w:r>
      </w:del>
      <w:commentRangeEnd w:id="29"/>
      <w:r>
        <w:rPr>
          <w:rStyle w:val="a4"/>
          <w:sz w:val="20"/>
          <w:szCs w:val="20"/>
        </w:rPr>
        <w:commentReference w:id="29"/>
      </w:r>
    </w:p>
    <w:p w14:paraId="11C98876" w14:textId="77777777" w:rsidR="00A22BDD" w:rsidRDefault="00000000">
      <w:pPr>
        <w:pStyle w:val="1"/>
        <w:spacing w:before="200" w:after="100"/>
      </w:pPr>
      <w:r>
        <w:t>ARTICLE 7. CONFIDENTIALITY</w:t>
      </w:r>
    </w:p>
    <w:p w14:paraId="7B84DBCC" w14:textId="77777777" w:rsidR="00A22BDD" w:rsidRDefault="00000000">
      <w:pPr>
        <w:spacing w:after="120"/>
      </w:pPr>
      <w:r>
        <w:t xml:space="preserve">7.1  Each party shall maintain the confidentiality of the other party's Confidential Information for a period of </w:t>
      </w:r>
      <w:del w:id="31" w:author="정담당 (아주대병원)" w:date="2024-03-11T09:00:00Z">
        <w:r>
          <w:delText>ten (10) years</w:delText>
        </w:r>
      </w:del>
      <w:ins w:id="32" w:author="정담당 (아주대병원)" w:date="2024-03-11T09:00:00Z">
        <w:r>
          <w:t>five (5) years</w:t>
        </w:r>
      </w:ins>
      <w:r>
        <w:t xml:space="preserve"> following the expiration or termination of this Agreement.</w:t>
      </w:r>
    </w:p>
    <w:p w14:paraId="32F12582" w14:textId="77777777" w:rsidR="00A22BDD" w:rsidRDefault="00000000">
      <w:pPr>
        <w:spacing w:after="120"/>
      </w:pPr>
      <w:r>
        <w:t>7.2  Exceptions to confidentiality obligations include: information already in the public domain at the time of disclosure; information independently developed by the receiving party; and information required to be disclosed by law or regulation.</w:t>
      </w:r>
    </w:p>
    <w:p w14:paraId="6838C491" w14:textId="77777777" w:rsidR="00A22BDD" w:rsidRDefault="00000000">
      <w:pPr>
        <w:pStyle w:val="1"/>
        <w:spacing w:before="200" w:after="100"/>
      </w:pPr>
      <w:r>
        <w:t>ARTICLE 8. INDEMNIFICATION</w:t>
      </w:r>
    </w:p>
    <w:p w14:paraId="64D9CE6F" w14:textId="77777777" w:rsidR="00A22BDD" w:rsidRDefault="00000000">
      <w:pPr>
        <w:spacing w:after="120"/>
      </w:pPr>
      <w:r>
        <w:t>8.1  The Sponsor shall indemnify and hold harmless the Institution against any claims arising from subject injury occurring while the Institution is in compliance with the Protocol.</w:t>
      </w:r>
    </w:p>
    <w:p w14:paraId="12D15769" w14:textId="77777777" w:rsidR="00A22BDD" w:rsidRDefault="00000000">
      <w:pPr>
        <w:spacing w:after="120"/>
      </w:pPr>
      <w:r>
        <w:t>8.2  The Institution shall be responsible for claims arising from its own negligence, willful misconduct, or Protocol non-compliance.</w:t>
      </w:r>
    </w:p>
    <w:p w14:paraId="04131DE1" w14:textId="77777777" w:rsidR="00A22BDD" w:rsidRDefault="00000000">
      <w:pPr>
        <w:spacing w:after="120"/>
      </w:pPr>
      <w:commentRangeStart w:id="33"/>
      <w:del w:id="34" w:author="정담당 (아주대병원)" w:date="2024-06-18T16:00:00Z">
        <w:r>
          <w:delText>8.3  The aggregate liability of either party under this Agreement shall not exceed two hundred percent (200%) of the total fees actually paid to the Institution in the twelve (12) months preceding the event giving rise to the claim. This limitation shall not apply to claims arising from personal injury, death, fraud, or willful misconduct.</w:delText>
        </w:r>
      </w:del>
      <w:commentRangeEnd w:id="33"/>
      <w:r>
        <w:rPr>
          <w:rStyle w:val="a4"/>
          <w:sz w:val="20"/>
          <w:szCs w:val="20"/>
        </w:rPr>
        <w:commentReference w:id="33"/>
      </w:r>
    </w:p>
    <w:p w14:paraId="53F0949D" w14:textId="77777777" w:rsidR="00A22BDD" w:rsidRDefault="00000000">
      <w:pPr>
        <w:spacing w:after="120"/>
      </w:pPr>
      <w:r>
        <w:t>8.4  The Sponsor shall defend the Institution against any third-party claims arising from the conduct of the clinical trial. The Institution shall notify the Sponsor in writing within 14 days of receiving notice of any such claim.</w:t>
      </w:r>
    </w:p>
    <w:p w14:paraId="4F822CF7" w14:textId="77777777" w:rsidR="00A22BDD" w:rsidRDefault="00000000">
      <w:pPr>
        <w:pStyle w:val="1"/>
        <w:spacing w:before="200" w:after="100"/>
      </w:pPr>
      <w:r>
        <w:t>ARTICLE 9. TERMINATION</w:t>
      </w:r>
    </w:p>
    <w:p w14:paraId="5003E914" w14:textId="77777777" w:rsidR="00A22BDD" w:rsidRDefault="00000000">
      <w:pPr>
        <w:spacing w:after="120"/>
      </w:pPr>
      <w:r>
        <w:t>9.1  Either party may terminate this Agreement upon 30 days' prior written notice. Provisions relating to subject safety shall take effect immediately upon termination.</w:t>
      </w:r>
    </w:p>
    <w:p w14:paraId="41118CF1" w14:textId="77777777" w:rsidR="00A22BDD" w:rsidRDefault="00000000">
      <w:pPr>
        <w:spacing w:after="120"/>
      </w:pPr>
      <w:r>
        <w:t xml:space="preserve">9.2  Upon termination, the Sponsor shall pay the Institution for all visits completed and direct costs incurred up to the date of termination notice. </w:t>
      </w:r>
      <w:commentRangeStart w:id="35"/>
      <w:r>
        <w:t>No payment shall be made for subject visits that were initiated but not completed.</w:t>
      </w:r>
      <w:commentRangeEnd w:id="35"/>
      <w:r>
        <w:rPr>
          <w:rStyle w:val="a4"/>
          <w:sz w:val="20"/>
          <w:szCs w:val="20"/>
        </w:rPr>
        <w:commentReference w:id="35"/>
      </w:r>
      <w:r>
        <w:t xml:space="preserve"> Return of study materials shall be governed by Section 3.3.</w:t>
      </w:r>
    </w:p>
    <w:p w14:paraId="3E45656D" w14:textId="77777777" w:rsidR="00A22BDD" w:rsidRDefault="00000000">
      <w:pPr>
        <w:pStyle w:val="1"/>
        <w:spacing w:before="200" w:after="100"/>
      </w:pPr>
      <w:r>
        <w:lastRenderedPageBreak/>
        <w:t>ARTICLE 10. SIGNATURES</w:t>
      </w:r>
    </w:p>
    <w:p w14:paraId="0750D247" w14:textId="77777777" w:rsidR="00A22BDD" w:rsidRDefault="00000000">
      <w:pPr>
        <w:spacing w:after="120"/>
      </w:pPr>
      <w:r>
        <w:t>This Agreement shall become effective upon execution by duly authorized representatives of both parties.</w:t>
      </w:r>
    </w:p>
    <w:p w14:paraId="429FB2CD" w14:textId="77777777" w:rsidR="00A22BDD" w:rsidRDefault="00000000">
      <w:pPr>
        <w:spacing w:before="300" w:after="100"/>
      </w:pPr>
      <w:r>
        <w:rPr>
          <w:b/>
        </w:rPr>
        <w:t>SPONSOR: Samsung Biologics Co., Ltd.</w:t>
      </w:r>
    </w:p>
    <w:p w14:paraId="039B477B" w14:textId="77777777" w:rsidR="00A22BDD" w:rsidRDefault="00000000">
      <w:pPr>
        <w:spacing w:after="120"/>
      </w:pPr>
      <w:r>
        <w:t>Name: _______________________     Signature: _______________________</w:t>
      </w:r>
    </w:p>
    <w:p w14:paraId="7711E776" w14:textId="77777777" w:rsidR="00A22BDD" w:rsidRDefault="00000000">
      <w:pPr>
        <w:spacing w:after="120"/>
      </w:pPr>
      <w:r>
        <w:t>Title: _______________________      Date: _______________________</w:t>
      </w:r>
    </w:p>
    <w:p w14:paraId="04E99966" w14:textId="77777777" w:rsidR="00A22BDD" w:rsidRDefault="00000000">
      <w:pPr>
        <w:spacing w:before="200" w:after="100"/>
      </w:pPr>
      <w:r>
        <w:rPr>
          <w:b/>
        </w:rPr>
        <w:t>INSTITUTION: Ajou University Hospital</w:t>
      </w:r>
    </w:p>
    <w:p w14:paraId="10AE9787" w14:textId="77777777" w:rsidR="00A22BDD" w:rsidRDefault="00000000">
      <w:pPr>
        <w:spacing w:after="120"/>
      </w:pPr>
      <w:r>
        <w:t>Name: _______________________     Signature: _______________________</w:t>
      </w:r>
    </w:p>
    <w:p w14:paraId="14F7D5BC" w14:textId="77777777" w:rsidR="00A22BDD" w:rsidRDefault="00000000">
      <w:pPr>
        <w:spacing w:after="120"/>
      </w:pPr>
      <w:r>
        <w:t>Title: _______________________      Date: _______________________</w:t>
      </w:r>
    </w:p>
    <w:sectPr w:rsidR="00A22BDD">
      <w:pgSz w:w="11906" w:h="16838"/>
      <w:pgMar w:top="1440" w:right="1440" w:bottom="1440" w:left="180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담당 (아주대병원)" w:date="2024-03-26T14:00:00Z" w:initials="정">
    <w:p w14:paraId="02CF4FEA" w14:textId="77777777" w:rsidR="00A22BDD" w:rsidRPr="00C10469" w:rsidRDefault="00000000">
      <w:pPr>
        <w:rPr>
          <w:lang w:val="en-US"/>
        </w:rPr>
      </w:pPr>
      <w:r>
        <w:rPr>
          <w:rStyle w:val="CommentReference"/>
        </w:rPr>
        <w:annotationRef/>
      </w:r>
      <w:r>
        <w:rPr>
          <w:color w:val="000000"/>
          <w:sz w:val="18"/>
          <w:szCs w:val="18"/>
        </w:rPr>
        <w:t>2.2조 삭제 및 대체: 기존 '24시간 이내 유선 통보 + 72시간 서면' 조항은 당원의 이상반응 보고 SOP와 충돌합니다. 48시간 내 전자메일 + 7영업일 내 서면으로 대체하였습니다. 확인 및 동의 요청드립니다.</w:t>
      </w:r>
    </w:p>
  </w:comment>
  <w:comment w:id="3" w:author="Dain Yang" w:date="2026-07-14T16:59:00Z" w:initials="DY">
    <w:p w14:paraId="51542212" w14:textId="77777777" w:rsidR="00C10469" w:rsidRDefault="00C10469" w:rsidP="00C10469">
      <w:r>
        <w:rPr>
          <w:rStyle w:val="a4"/>
        </w:rPr>
        <w:annotationRef/>
      </w:r>
      <w:r>
        <w:t>스터디팀 확인 후 fu 드리겠습니다.</w:t>
      </w:r>
    </w:p>
  </w:comment>
  <w:comment w:id="9" w:author="정담당 (아주대병원)" w:date="2024-04-14T11:00:00Z" w:initials="정">
    <w:p w14:paraId="6639637A" w14:textId="77777777" w:rsidR="00A22BDD" w:rsidRPr="00C10469" w:rsidRDefault="00000000">
      <w:pPr>
        <w:rPr>
          <w:rFonts w:hint="eastAsia"/>
          <w:lang w:val="en-US"/>
        </w:rPr>
      </w:pPr>
      <w:r>
        <w:rPr>
          <w:rStyle w:val="CommentReference"/>
        </w:rPr>
        <w:annotationRef/>
      </w:r>
      <w:r>
        <w:rPr>
          <w:color w:val="000000"/>
          <w:sz w:val="18"/>
          <w:szCs w:val="18"/>
        </w:rPr>
        <w:t>3.3조 '반납 비용은 의뢰자가 부담한다' 문구 확인 요청: 물류 비용 부담 주체가 불명확하여 당원 측에서 추가하였습니다. 동의 시 확정 처리 바랍니다.</w:t>
      </w:r>
    </w:p>
  </w:comment>
  <w:comment w:id="10" w:author="Dain Yang" w:date="2026-07-14T16:58:00Z" w:initials="DY">
    <w:p w14:paraId="220D9747" w14:textId="77777777" w:rsidR="00C10469" w:rsidRDefault="00C10469" w:rsidP="00C10469">
      <w:r>
        <w:rPr>
          <w:rStyle w:val="a4"/>
        </w:rPr>
        <w:annotationRef/>
      </w:r>
      <w:r>
        <w:t xml:space="preserve">스터디를 위해 대상자에게 제공되는 equipment 중 return 필요한 항목 중 대상자가 직접 반납 어려운 경우는 승인 통해 인보이스 아이템으로 비용 지급하도록 하겠습니다. </w:t>
      </w:r>
    </w:p>
  </w:comment>
  <w:comment w:id="11" w:author="박연구 (삼성바이오로직스)" w:date="2024-07-10T15:00:00Z" w:initials="박">
    <w:p w14:paraId="42AA2440" w14:textId="77777777" w:rsidR="00A22BDD" w:rsidRPr="00C10469" w:rsidRDefault="00000000">
      <w:pPr>
        <w:rPr>
          <w:rFonts w:hint="eastAsia"/>
          <w:lang w:val="en-US"/>
        </w:rPr>
      </w:pPr>
      <w:r>
        <w:rPr>
          <w:rStyle w:val="CommentReference"/>
        </w:rPr>
        <w:annotationRef/>
      </w:r>
      <w:r>
        <w:rPr>
          <w:color w:val="000000"/>
          <w:sz w:val="18"/>
          <w:szCs w:val="18"/>
        </w:rPr>
        <w:t>4.1조 첫 등록 기한 30일→45일 수정: IRB 심의 일정 및 SIV 준비 기간을 고려하여 45일로 조정하였습니다. 기관 확인 바랍니다.</w:t>
      </w:r>
    </w:p>
  </w:comment>
  <w:comment w:id="12" w:author="Dain Yang" w:date="2026-07-14T16:59:00Z" w:initials="DY">
    <w:p w14:paraId="127C383D" w14:textId="77777777" w:rsidR="00C10469" w:rsidRDefault="00C10469" w:rsidP="00C10469">
      <w:r>
        <w:rPr>
          <w:rStyle w:val="a4"/>
        </w:rPr>
        <w:annotationRef/>
      </w:r>
      <w:r>
        <w:t>스터디팀 확인 후 fu 드리도록 하겠습니다.</w:t>
      </w:r>
    </w:p>
  </w:comment>
  <w:comment w:id="17" w:author="정담당 (아주대병원)" w:date="2024-04-14T11:00:00Z" w:initials="정">
    <w:p w14:paraId="143D8F6F" w14:textId="77777777" w:rsidR="00A22BDD" w:rsidRDefault="00000000">
      <w:r>
        <w:rPr>
          <w:rStyle w:val="CommentReference"/>
        </w:rPr>
        <w:annotationRef/>
      </w:r>
      <w:r>
        <w:rPr>
          <w:color w:val="000000"/>
          <w:sz w:val="18"/>
          <w:szCs w:val="18"/>
        </w:rPr>
        <w:t>4.3조 신설: 의뢰자 귀책 조기종료 시 피험자 1인당 500,000원 위약금 조항을 법무팀 요청으로 추가하였습니다. 삭제 시 반드시 이유를 명시해 주십시오.</w:t>
      </w:r>
    </w:p>
  </w:comment>
  <w:comment w:id="21" w:author="정담당 (아주대병원)" w:date="2024-03-11T09:00:00Z" w:initials="정">
    <w:p w14:paraId="47893588" w14:textId="77777777" w:rsidR="00A22BDD" w:rsidRDefault="00000000">
      <w:r>
        <w:rPr>
          <w:rStyle w:val="CommentReference"/>
        </w:rPr>
        <w:annotationRef/>
      </w:r>
      <w:r>
        <w:rPr>
          <w:color w:val="000000"/>
          <w:sz w:val="18"/>
          <w:szCs w:val="18"/>
        </w:rPr>
        <w:t>5.2조 간접비 15% 신설: 2024년 3월부터 당원 연구처 방침에 따라 모든 임상시험 계약에 간접비 15% 조항이 의무화되었습니다. 삭제 요청 시 연구처장 서면 이의제기가 필요합니다.</w:t>
      </w:r>
    </w:p>
  </w:comment>
  <w:comment w:id="29" w:author="정담당 (아주대병원)" w:date="2024-04-14T11:00:00Z" w:initials="정">
    <w:p w14:paraId="18B4432F" w14:textId="77777777" w:rsidR="00A22BDD" w:rsidRDefault="00000000">
      <w:r>
        <w:rPr>
          <w:rStyle w:val="CommentReference"/>
        </w:rPr>
        <w:annotationRef/>
      </w:r>
      <w:r>
        <w:rPr>
          <w:color w:val="000000"/>
          <w:sz w:val="18"/>
          <w:szCs w:val="18"/>
        </w:rPr>
        <w:t>6.3조 삭제: 법무팀·기술이전센터 검토 결과 '특허 우선협상권 + 서면동의 없이 제3자 이전 불가' 조항은 당원 지식재산권 정책과 정면 충돌합니다. 복원 원하시면 법무팀 간 공식 협의가 필요합니다.</w:t>
      </w:r>
    </w:p>
  </w:comment>
  <w:comment w:id="33" w:author="정담당 (아주대병원)" w:date="2024-06-18T16:00:00Z" w:initials="정">
    <w:p w14:paraId="082D4394" w14:textId="77777777" w:rsidR="00A22BDD" w:rsidRDefault="00000000">
      <w:r>
        <w:rPr>
          <w:rStyle w:val="CommentReference"/>
        </w:rPr>
        <w:annotationRef/>
      </w:r>
      <w:r>
        <w:rPr>
          <w:color w:val="000000"/>
          <w:sz w:val="18"/>
          <w:szCs w:val="18"/>
        </w:rPr>
        <w:t>8.3조 면책 한도 삭제: 법인 정책상 손해배상 상한금액 명시 조항을 계약서에 포함할 수 없습니다. 감사실·법무팀 공동 검토 결과로 삭제하였습니다. 귀사 대안 제시 바랍니다.</w:t>
      </w:r>
    </w:p>
  </w:comment>
  <w:comment w:id="35" w:author="정담당 (아주대병원)" w:date="2024-07-01T09:00:00Z" w:initials="정">
    <w:p w14:paraId="56821BD8" w14:textId="77777777" w:rsidR="00A22BDD" w:rsidRDefault="00000000">
      <w:r>
        <w:rPr>
          <w:rStyle w:val="CommentReference"/>
        </w:rPr>
        <w:annotationRef/>
      </w:r>
      <w:r>
        <w:rPr>
          <w:color w:val="000000"/>
          <w:sz w:val="18"/>
          <w:szCs w:val="18"/>
        </w:rPr>
        <w:t>9.2조 '미완료 방문 비용 미지급' 기준 불명확: 방문 착수 후 완료 전 해지 시 처리 기준을 명확히 해주십시오. '착수 비용 50% 지급' 등 구체적 기준 추가를 요청합니다.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CF4FEA" w15:done="0"/>
  <w15:commentEx w15:paraId="51542212" w15:paraIdParent="02CF4FEA" w15:done="0"/>
  <w15:commentEx w15:paraId="6639637A" w15:done="0"/>
  <w15:commentEx w15:paraId="220D9747" w15:paraIdParent="6639637A" w15:done="0"/>
  <w15:commentEx w15:paraId="42AA2440" w15:done="0"/>
  <w15:commentEx w15:paraId="127C383D" w15:paraIdParent="42AA2440" w15:done="0"/>
  <w15:commentEx w15:paraId="143D8F6F" w15:done="0"/>
  <w15:commentEx w15:paraId="47893588" w15:done="0"/>
  <w15:commentEx w15:paraId="18B4432F" w15:done="0"/>
  <w15:commentEx w15:paraId="082D4394" w15:done="0"/>
  <w15:commentEx w15:paraId="56821B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C9996" w16cex:dateUtc="2026-07-14T07:59:00Z"/>
  <w16cex:commentExtensible w16cex:durableId="1AE4515D" w16cex:dateUtc="2026-07-14T07:58:00Z"/>
  <w16cex:commentExtensible w16cex:durableId="203D84D2" w16cex:dateUtc="2026-07-14T0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CF4FEA" w16cid:durableId="02CF4FEA"/>
  <w16cid:commentId w16cid:paraId="51542212" w16cid:durableId="05CC9996"/>
  <w16cid:commentId w16cid:paraId="6639637A" w16cid:durableId="6639637A"/>
  <w16cid:commentId w16cid:paraId="220D9747" w16cid:durableId="1AE4515D"/>
  <w16cid:commentId w16cid:paraId="42AA2440" w16cid:durableId="42AA2440"/>
  <w16cid:commentId w16cid:paraId="127C383D" w16cid:durableId="203D84D2"/>
  <w16cid:commentId w16cid:paraId="143D8F6F" w16cid:durableId="143D8F6F"/>
  <w16cid:commentId w16cid:paraId="47893588" w16cid:durableId="47893588"/>
  <w16cid:commentId w16cid:paraId="18B4432F" w16cid:durableId="18B4432F"/>
  <w16cid:commentId w16cid:paraId="082D4394" w16cid:durableId="082D4394"/>
  <w16cid:commentId w16cid:paraId="56821BD8" w16cid:durableId="56821B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in Yang">
    <w15:presenceInfo w15:providerId="Windows Live" w15:userId="00313a6226caf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DD"/>
    <w:rsid w:val="00A22BDD"/>
    <w:rsid w:val="00B47408"/>
    <w:rsid w:val="00C10469"/>
  </w:rsids>
  <m:mathPr>
    <m:mathFont m:val="Cambria Math"/>
    <m:brkBin m:val="before"/>
    <m:brkBinSub m:val="--"/>
    <m:smallFrac m:val="0"/>
    <m:dispDef/>
    <m:lMargin m:val="0"/>
    <m:rMargin m:val="0"/>
    <m:defJc m:val="centerGroup"/>
    <m:wrapIndent m:val="1440"/>
    <m:intLim m:val="subSup"/>
    <m:naryLim m:val="undOvr"/>
  </m:mathPr>
  <w:themeFontLang w:val="ko-Kore-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D905E48"/>
  <w15:docId w15:val="{CDD7C722-AD08-2349-88FB-6F88C337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Theme="minorEastAsia" w:hAnsi="맑은 고딕" w:cs="맑은 고딕"/>
        <w:lang w:val="ko-Kore-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color w:val="1F3864"/>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ommentReference">
    <w:name w:val="Comment Reference"/>
    <w:rPr>
      <w:sz w:val="16"/>
    </w:rPr>
  </w:style>
  <w:style w:type="character" w:customStyle="1" w:styleId="CommentText">
    <w:name w:val="Comment Text"/>
  </w:style>
  <w:style w:type="paragraph" w:styleId="a3">
    <w:name w:val="annotation text"/>
    <w:basedOn w:val="a"/>
    <w:link w:val="Char"/>
    <w:uiPriority w:val="99"/>
    <w:semiHidden/>
    <w:unhideWhenUsed/>
  </w:style>
  <w:style w:type="character" w:customStyle="1" w:styleId="Char">
    <w:name w:val="메모 텍스트 Char"/>
    <w:basedOn w:val="a0"/>
    <w:link w:val="a3"/>
    <w:uiPriority w:val="99"/>
    <w:semiHidden/>
  </w:style>
  <w:style w:type="character" w:styleId="a4">
    <w:name w:val="annotation reference"/>
    <w:basedOn w:val="a0"/>
    <w:uiPriority w:val="99"/>
    <w:semiHidden/>
    <w:unhideWhenUsed/>
    <w:rPr>
      <w:sz w:val="18"/>
      <w:szCs w:val="18"/>
    </w:rPr>
  </w:style>
  <w:style w:type="paragraph" w:styleId="a5">
    <w:name w:val="annotation subject"/>
    <w:basedOn w:val="a3"/>
    <w:next w:val="a3"/>
    <w:link w:val="Char0"/>
    <w:uiPriority w:val="99"/>
    <w:semiHidden/>
    <w:unhideWhenUsed/>
    <w:rsid w:val="00C10469"/>
    <w:rPr>
      <w:b/>
      <w:bCs/>
    </w:rPr>
  </w:style>
  <w:style w:type="character" w:customStyle="1" w:styleId="Char0">
    <w:name w:val="메모 주제 Char"/>
    <w:basedOn w:val="Char"/>
    <w:link w:val="a5"/>
    <w:uiPriority w:val="99"/>
    <w:semiHidden/>
    <w:rsid w:val="00C104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1086</Words>
  <Characters>6203</Characters>
  <Application>Microsoft Office Word</Application>
  <DocSecurity>0</DocSecurity>
  <Lines>110</Lines>
  <Paragraphs>74</Paragraphs>
  <ScaleCrop>false</ScaleCrop>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Dain Yang</cp:lastModifiedBy>
  <cp:revision>1</cp:revision>
  <dcterms:created xsi:type="dcterms:W3CDTF">2026-07-14T07:56:00Z</dcterms:created>
  <dcterms:modified xsi:type="dcterms:W3CDTF">2026-07-14T08:01:00Z</dcterms:modified>
</cp:coreProperties>
</file>